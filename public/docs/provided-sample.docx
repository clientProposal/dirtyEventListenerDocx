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rPr>
          <w:b/>
          <w:bCs/>
          <w:sz w:val="40"/>
          <w:szCs w:val="40"/>
        </w:rPr>
      </w:pPr>
      <w:commentRangeStart w:id="0"/>
      <w:commentRangeEnd w:id="0"/>
      <w:r>
        <w:commentReference w:id="0"/>
      </w:r>
      <w:r>
        <w:rPr>
          <w:b/>
          <w:bCs/>
          <w:sz w:val="36"/>
          <w:szCs w:val="36"/>
        </w:rPr>
        <w:t>DELUXE</w:t>
        <w:tab/>
        <w:tab/>
        <w:tab/>
        <w:tab/>
        <w:tab/>
        <w:tab/>
        <w:tab/>
      </w:r>
      <w:r>
        <w:rPr>
          <w:b/>
          <w:bCs/>
          <w:sz w:val="40"/>
          <w:szCs w:val="40"/>
        </w:rPr>
        <w:t xml:space="preserve">LOOSE EQUIPMENTS</w:t>
      </w:r>
    </w:p>
    <w:p>
      <w:pPr>
        <w:rPr>
          <w:b/>
          <w:bCs/>
          <w:sz w:val="36"/>
          <w:szCs w:val="36"/>
        </w:r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right="8787"/>
        <w:jc w:val="center"/>
      </w:pPr>
      <w:r>
        <w:rPr>
          <w:b/>
          <w:sz w:val="36"/>
        </w:rPr>
        <w:t>56</w:t>
      </w:r>
    </w:p>
    <w:p w:rsidR="008E5EC5" w:rsidRDefault="008E5EC5" w14:paraId="4C2AFACF" w14:textId="77777777"/>
    <w:p w:rsidR="008E5EC5" w:rsidRDefault="008E5EC5" w14:paraId="775F4839" w14:textId="77777777"/>
    <w:tbl>
      <w:tblPr>
        <w:tblStyle w:val="GridTable4"/>
        <w:tblW w:w="10201" w:type="dxa"/>
        <w:tblLook w:firstRow="1" w:lastRow="0" w:firstColumn="1" w:lastColumn="0" w:noHBand="0" w:noVBand="1" w:val="04A0"/>
      </w:tblPr>
      <w:tblGrid>
        <w:gridCol w:w="988"/>
        <w:gridCol w:w="3260"/>
        <w:gridCol w:w="850"/>
        <w:gridCol w:w="1701"/>
        <w:gridCol w:w="3402"/>
      </w:tblGrid>
      <w:tr w:rsidRPr="008E5EC5" w:rsidR="008E5EC5" w:rsidTr="00C01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>
            <w:pPr>
              <w:rPr>
                <w:sz w:val="24"/>
                <w:szCs w:val="24"/>
              </w:rPr>
              <w:spacing w:before="120" w:after="120"/>
              <w:jc w:val="center"/>
            </w:pPr>
            <w:r>
              <w:rPr>
                <w:sz w:val="24"/>
                <w:szCs w:val="24"/>
              </w:rPr>
              <w:t>jhbvjhCODE</w:t>
            </w:r>
            <w:ins w:id="808000" w:author="nMXVGHIu0QTUYeVGWnK7OYDonBB3" w:date="2026-06-08T16:19:30Z">
              <w:r>
                <w:rPr>
                  <w:b/>
                  <w:color w:val="FFFFFF"/>
                  <w:sz w:val="24"/>
                </w:rPr>
                <w:t>23</w:t>
              </w:r>
            </w:ins>
          </w:p>
        </w:tc>
        <w:tc>
          <w:tcPr>
            <w:tcW w:w="3260" w:type="dxa"/>
          </w:tcPr>
          <w:p w:rsidRPr="008E5EC5" w:rsidR="008E5EC5" w:rsidP="008E5EC5" w:rsidRDefault="008E5EC5" w14:paraId="4A386C77" w14:textId="1CB59D24">
            <w:pPr>
              <w:rPr>
                <w:sz w:val="24"/>
                <w:szCs w:val="24"/>
              </w:r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5EC5">
              <w:rPr>
                <w:sz w:val="24"/>
                <w:szCs w:val="24"/>
              </w:rPr>
              <w:t>DESCRIPTION</w:t>
            </w:r>
          </w:p>
        </w:tc>
        <w:tc>
          <w:tcPr>
            <w:tcW w:w="850" w:type="dxa"/>
          </w:tcPr>
          <w:p w:rsidRPr="008E5EC5" w:rsidR="008E5EC5" w:rsidP="008E5EC5" w:rsidRDefault="008E5EC5" w14:paraId="71A5F40F" w14:textId="66188265">
            <w:pPr>
              <w:rPr>
                <w:sz w:val="24"/>
                <w:szCs w:val="24"/>
              </w:r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5EC5">
              <w:rPr>
                <w:sz w:val="24"/>
                <w:szCs w:val="24"/>
              </w:rPr>
              <w:t>QTY</w:t>
            </w:r>
          </w:p>
        </w:tc>
        <w:tc>
          <w:tcPr>
            <w:tcW w:w="1701" w:type="dxa"/>
          </w:tcPr>
          <w:p w:rsidRPr="008E5EC5" w:rsidR="008E5EC5" w:rsidP="008E5EC5" w:rsidRDefault="008E5EC5" w14:paraId="0690D3B2" w14:textId="641623B1">
            <w:pPr>
              <w:rPr>
                <w:sz w:val="24"/>
                <w:szCs w:val="24"/>
              </w:r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5EC5">
              <w:rPr>
                <w:sz w:val="24"/>
                <w:szCs w:val="24"/>
              </w:rPr>
              <w:t>INSTALLED</w:t>
            </w:r>
          </w:p>
        </w:tc>
        <w:tc>
          <w:tcPr>
            <w:tcW w:w="3402" w:type="dxa"/>
          </w:tcPr>
          <w:p w:rsidRPr="008E5EC5" w:rsidR="008E5EC5" w:rsidP="008E5EC5" w:rsidRDefault="008E5EC5" w14:paraId="33DBABED" w14:textId="20103F26">
            <w:pPr>
              <w:rPr>
                <w:sz w:val="24"/>
                <w:szCs w:val="24"/>
              </w:r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5EC5">
              <w:rPr>
                <w:sz w:val="24"/>
                <w:szCs w:val="24"/>
              </w:rPr>
              <w:t>COMMENT</w:t>
            </w:r>
          </w:p>
        </w:tc>
      </w:tr>
      <w:tr w:rsidR="008E5EC5" w:rsidTr="00C0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5C5DD6" w:rsidR="008E5EC5" w:rsidP="008E5EC5" w:rsidRDefault="00E717E2" w14:paraId="51B23B06" w14:textId="0FD3035E">
            <w:pPr>
              <w:rPr>
                <w:b w:val="0"/>
                <w:bCs w:val="0"/>
              </w:rPr>
              <w:spacing w:before="120" w:after="120"/>
              <w:jc w:val="center"/>
            </w:pPr>
            <w:r>
              <w:rPr>
                <w:b w:val="0"/>
                <w:bCs w:val="0"/>
              </w:rPr>
              <w:t>601</w:t>
            </w:r>
          </w:p>
        </w:tc>
        <w:tc>
          <w:tcPr>
            <w:tcW w:w="3260" w:type="dxa"/>
          </w:tcPr>
          <w:p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SHEER CURTAIN test klsjflksjf</w:t>
            </w:r>
          </w:p>
        </w:tc>
        <w:tc>
          <w:tcPr>
            <w:tcW w:w="850" w:type="dxa"/>
          </w:tcPr>
          <w:p w:rsidR="008E5EC5" w:rsidP="008E5EC5" w:rsidRDefault="008E5EC5" w14:paraId="3B618997" w14:textId="0C408381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1" w:type="dxa"/>
          </w:tcPr>
          <w:p w:rsidR="008E5EC5" w:rsidP="008E5EC5" w:rsidRDefault="008E5EC5" w14:paraId="27E8320F" w14:textId="77777777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12345</w:t>
            </w:r>
          </w:p>
        </w:tc>
      </w:tr>
      <w:tr w:rsidR="008E5EC5" w:rsidTr="00C0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5C5DD6" w:rsidR="008E5EC5" w:rsidP="008E5EC5" w:rsidRDefault="00C06B72" w14:paraId="3BF3B188" w14:textId="58E9DE33">
            <w:pPr>
              <w:rPr>
                <w:b w:val="0"/>
                <w:bCs w:val="0"/>
              </w:rPr>
              <w:spacing w:before="120" w:after="120"/>
              <w:jc w:val="center"/>
            </w:pPr>
            <w:r>
              <w:rPr>
                <w:b w:val="0"/>
                <w:bCs w:val="0"/>
              </w:rPr>
              <w:t>600</w:t>
            </w:r>
          </w:p>
        </w:tc>
        <w:tc>
          <w:tcPr>
            <w:tcW w:w="3260" w:type="dxa"/>
          </w:tcPr>
          <w:p w:rsidR="008E5EC5" w:rsidP="008E5EC5" w:rsidRDefault="008E5EC5" w14:paraId="0EEE852D" w14:textId="015CB7E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  <w:del w:id="808001" w:author="nMXVGHIu0QTUYeVGWnK7OYDonBB3" w:date="2026-06-08T16:19:24Z">
              <w:r>
                <w:delText>LACK-OUT CURTAIN</w:delText>
              </w:r>
            </w:del>
          </w:p>
        </w:tc>
        <w:tc>
          <w:tcPr>
            <w:tcW w:w="850" w:type="dxa"/>
          </w:tcPr>
          <w:p w:rsidR="008E5EC5" w:rsidP="008E5EC5" w:rsidRDefault="008E5EC5" w14:paraId="6F77CFDC" w14:textId="120606D3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1" w:type="dxa"/>
          </w:tcPr>
          <w:p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khjyf</w:t>
            </w:r>
          </w:p>
        </w:tc>
        <w:tc>
          <w:tcPr>
            <w:tcW w:w="3402" w:type="dxa"/>
          </w:tcPr>
          <w:p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hvhvjv</w:t>
            </w:r>
          </w:p>
        </w:tc>
      </w:tr>
      <w:tr w:rsidR="008E5EC5" w:rsidTr="00C0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5C5DD6" w:rsidR="008E5EC5" w:rsidP="008E5EC5" w:rsidRDefault="008E5EC5" w14:paraId="6FD6149F" w14:textId="05390B45">
            <w:pPr>
              <w:rPr>
                <w:b w:val="0"/>
                <w:bCs w:val="0"/>
              </w:rPr>
              <w:spacing w:before="120" w:after="120"/>
              <w:jc w:val="center"/>
            </w:pPr>
            <w:r w:rsidRPr="005C5DD6">
              <w:rPr>
                <w:b w:val="0"/>
                <w:bCs w:val="0"/>
              </w:rPr>
              <w:t>602</w:t>
            </w:r>
          </w:p>
        </w:tc>
        <w:tc>
          <w:tcPr>
            <w:tcW w:w="3260" w:type="dxa"/>
          </w:tcPr>
          <w:p w:rsidR="008E5EC5" w:rsidP="008E5EC5" w:rsidRDefault="008E5EC5" w14:paraId="02E203BD" w14:textId="56A8C1A4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del w:id="808002" w:author="nMXVGHIu0QTUYeVGWnK7OYDonBB3" w:date="2026-06-08T16:19:28Z">
              <w:r>
                <w:delText>SOFA</w:delText>
              </w:r>
            </w:del>
          </w:p>
        </w:tc>
        <w:tc>
          <w:tcPr>
            <w:tcW w:w="850" w:type="dxa"/>
          </w:tcPr>
          <w:p>
            <w:pPr>
              <w:rPr>
                <w:del w:id="808003" w:author="nMXVGHIu0QTUYeVGWnK7OYDonBB3" w:date="2026-06-08T16:19:30Z"/>
              </w:rPr>
              <w:spacing w:before="120" w:after="120"/>
              <w:jc w:val="center"/>
            </w:pPr>
            <w:del w:id="808004" w:author="nMXVGHIu0QTUYeVGWnK7OYDonBB3" w:date="2026-06-08T16:19:30Z">
              <w:r>
                <w:delText>1</w:delText>
              </w:r>
            </w:del>
          </w:p>
        </w:tc>
        <w:tc>
          <w:tcPr>
            <w:tcW w:w="1701" w:type="dxa"/>
          </w:tcPr>
          <w:p w:rsidR="008E5EC5" w:rsidP="008E5EC5" w:rsidRDefault="008E5EC5" w14:paraId="6B12EA33" w14:textId="77777777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456</w:t>
            </w:r>
          </w:p>
        </w:tc>
      </w:tr>
      <w:tr w:rsidR="008E5EC5" w:rsidTr="00C0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5C5DD6" w:rsidR="008E5EC5" w:rsidP="008E5EC5" w:rsidRDefault="008E5EC5" w14:paraId="7C648B79" w14:textId="0D85D40A">
            <w:pPr>
              <w:rPr>
                <w:b w:val="0"/>
                <w:bCs w:val="0"/>
              </w:rPr>
              <w:spacing w:before="120" w:after="120"/>
              <w:jc w:val="center"/>
            </w:pPr>
            <w:r w:rsidRPr="005C5DD6">
              <w:rPr>
                <w:b w:val="0"/>
                <w:bCs w:val="0"/>
              </w:rPr>
              <w:t>523</w:t>
            </w:r>
          </w:p>
        </w:tc>
        <w:tc>
          <w:tcPr>
            <w:tcW w:w="3260" w:type="dxa"/>
          </w:tcPr>
          <w:p w:rsidR="008E5EC5" w:rsidP="008E5EC5" w:rsidRDefault="008E5EC5" w14:paraId="3847AA9A" w14:textId="4162D6B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SOFA TABLE</w:t>
            </w:r>
          </w:p>
        </w:tc>
        <w:tc>
          <w:tcPr>
            <w:tcW w:w="850" w:type="dxa"/>
          </w:tcPr>
          <w:p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ins w:id="808005" w:author="nMXVGHIu0QTUYeVGWnK7OYDonBB3" w:date="2026-06-08T16:19:33Z">
              <w:r>
                <w:t>2</w:t>
              </w:r>
            </w:ins>
          </w:p>
        </w:tc>
        <w:tc>
          <w:tcPr>
            <w:tcW w:w="1701" w:type="dxa"/>
          </w:tcPr>
          <w:p w:rsidR="008E5EC5" w:rsidP="008E5EC5" w:rsidRDefault="008E5EC5" w14:paraId="394F5929" w14:textId="77777777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jhvjyv</w:t>
            </w:r>
          </w:p>
        </w:tc>
      </w:tr>
      <w:tr w:rsidR="008E5EC5" w:rsidTr="00C0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5C5DD6" w:rsidR="008E5EC5" w:rsidP="008E5EC5" w:rsidRDefault="008E5EC5" w14:paraId="2DDA098B" w14:textId="77777777">
            <w:pPr>
              <w:rPr>
                <w:b w:val="0"/>
                <w:bCs w:val="0"/>
              </w:rPr>
              <w:spacing w:before="120" w:after="120"/>
              <w:jc w:val="center"/>
            </w:pPr>
          </w:p>
        </w:tc>
        <w:tc>
          <w:tcPr>
            <w:tcW w:w="3260" w:type="dxa"/>
          </w:tcPr>
          <w:p w:rsidR="008E5EC5" w:rsidP="008E5EC5" w:rsidRDefault="008E5EC5" w14:paraId="20ACEB9F" w14:textId="730E7AE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TV</w:t>
            </w:r>
          </w:p>
        </w:tc>
        <w:tc>
          <w:tcPr>
            <w:tcW w:w="850" w:type="dxa"/>
          </w:tcPr>
          <w:p w:rsidR="008E5EC5" w:rsidP="008E5EC5" w:rsidRDefault="008E5EC5" w14:paraId="24D7E93D" w14:textId="26C1FC71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1" w:type="dxa"/>
          </w:tcPr>
          <w:p w:rsidR="008E5EC5" w:rsidP="008E5EC5" w:rsidRDefault="008E5EC5" w14:paraId="0A1B7EAA" w14:textId="77777777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1234</w:t>
            </w:r>
          </w:p>
        </w:tc>
      </w:tr>
      <w:tr w:rsidR="008E5EC5" w:rsidTr="00C0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5C5DD6" w:rsidR="008E5EC5" w:rsidP="008E5EC5" w:rsidRDefault="008E5EC5" w14:paraId="397B7842" w14:textId="77777777">
            <w:pPr>
              <w:rPr>
                <w:b w:val="0"/>
                <w:bCs w:val="0"/>
              </w:rPr>
              <w:spacing w:before="120" w:after="120"/>
              <w:jc w:val="center"/>
            </w:pPr>
          </w:p>
        </w:tc>
        <w:tc>
          <w:tcPr>
            <w:tcW w:w="3260" w:type="dxa"/>
          </w:tcPr>
          <w:p w:rsidR="008E5EC5" w:rsidP="008E5EC5" w:rsidRDefault="008E5EC5" w14:paraId="50C15BBC" w14:textId="09051BA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TV REMOTE</w:t>
            </w:r>
          </w:p>
        </w:tc>
        <w:tc>
          <w:tcPr>
            <w:tcW w:w="850" w:type="dxa"/>
          </w:tcPr>
          <w:p w:rsidR="008E5EC5" w:rsidP="008E5EC5" w:rsidRDefault="008E5EC5" w14:paraId="24E91A62" w14:textId="4329698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1" w:type="dxa"/>
          </w:tcPr>
          <w:p w:rsidR="008E5EC5" w:rsidP="008E5EC5" w:rsidRDefault="008E5EC5" w14:paraId="1DA5E856" w14:textId="77777777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678</w:t>
            </w:r>
          </w:p>
        </w:tc>
      </w:tr>
      <w:tr w:rsidR="008E5EC5" w:rsidTr="00C0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5C5DD6" w:rsidR="008E5EC5" w:rsidP="00882029" w:rsidRDefault="008E5EC5" w14:paraId="2DDED497" w14:textId="77777777">
            <w:pPr>
              <w:rPr>
                <w:b w:val="0"/>
                <w:bCs w:val="0"/>
              </w:rPr>
              <w:spacing w:before="120" w:after="120"/>
              <w:jc w:val="center"/>
            </w:pPr>
          </w:p>
        </w:tc>
        <w:tc>
          <w:tcPr>
            <w:tcW w:w="3260" w:type="dxa"/>
          </w:tcPr>
          <w:p w:rsidR="008E5EC5" w:rsidP="00882029" w:rsidRDefault="008E5EC5" w14:paraId="588E62AC" w14:textId="5B09D1F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COFFEE MACHINE</w:t>
            </w:r>
          </w:p>
        </w:tc>
        <w:tc>
          <w:tcPr>
            <w:tcW w:w="850" w:type="dxa"/>
          </w:tcPr>
          <w:p w:rsidR="008E5EC5" w:rsidP="00882029" w:rsidRDefault="00C57100" w14:paraId="696C34B4" w14:textId="36231E71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1" w:type="dxa"/>
          </w:tcPr>
          <w:p w:rsidR="008E5EC5" w:rsidP="00882029" w:rsidRDefault="008E5EC5" w14:paraId="772EBD85" w14:textId="77777777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:rsidR="008E5EC5" w:rsidP="00882029" w:rsidRDefault="008E5EC5" w14:paraId="5729993E" w14:textId="77777777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5EC5" w:rsidTr="00C0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5C5DD6" w:rsidR="008E5EC5" w:rsidP="00882029" w:rsidRDefault="008E5EC5" w14:paraId="07EDF888" w14:textId="49B99E35">
            <w:pPr>
              <w:rPr>
                <w:b w:val="0"/>
                <w:bCs w:val="0"/>
              </w:rPr>
              <w:spacing w:before="120" w:after="120"/>
              <w:jc w:val="center"/>
            </w:pPr>
            <w:r w:rsidRPr="005C5DD6">
              <w:rPr>
                <w:b w:val="0"/>
                <w:bCs w:val="0"/>
              </w:rPr>
              <w:t>505</w:t>
            </w:r>
          </w:p>
        </w:tc>
        <w:tc>
          <w:tcPr>
            <w:tcW w:w="3260" w:type="dxa"/>
          </w:tcPr>
          <w:p w:rsidR="008E5EC5" w:rsidP="00882029" w:rsidRDefault="008E5EC5" w14:paraId="4F6421CB" w14:textId="20E2262E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BED </w:t>
            </w:r>
            <w:r w:rsidR="00053121">
              <w:t>END BENCH</w:t>
            </w:r>
          </w:p>
        </w:tc>
        <w:tc>
          <w:tcPr>
            <w:tcW w:w="850" w:type="dxa"/>
          </w:tcPr>
          <w:p w:rsidR="008E5EC5" w:rsidP="00882029" w:rsidRDefault="00C57100" w14:paraId="4F713EEA" w14:textId="1C885B4B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1" w:type="dxa"/>
          </w:tcPr>
          <w:p w:rsidR="008E5EC5" w:rsidP="00882029" w:rsidRDefault="008E5EC5" w14:paraId="46876C80" w14:textId="77777777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:rsidR="008E5EC5" w:rsidP="00882029" w:rsidRDefault="008E5EC5" w14:paraId="545A4E01" w14:textId="77777777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5EC5" w:rsidTr="00C0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5C5DD6" w:rsidR="008E5EC5" w:rsidP="00882029" w:rsidRDefault="008E5EC5" w14:paraId="768CCC13" w14:textId="77777777">
            <w:pPr>
              <w:rPr>
                <w:b w:val="0"/>
                <w:bCs w:val="0"/>
              </w:rPr>
              <w:spacing w:before="120" w:after="120"/>
              <w:jc w:val="center"/>
            </w:pPr>
          </w:p>
        </w:tc>
        <w:tc>
          <w:tcPr>
            <w:tcW w:w="3260" w:type="dxa"/>
          </w:tcPr>
          <w:p w:rsidR="008E5EC5" w:rsidP="00882029" w:rsidRDefault="008E5EC5" w14:paraId="127DF376" w14:textId="2E9D5DD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MATTRESS </w:t>
            </w:r>
          </w:p>
        </w:tc>
        <w:tc>
          <w:tcPr>
            <w:tcW w:w="850" w:type="dxa"/>
          </w:tcPr>
          <w:p w:rsidR="008E5EC5" w:rsidP="00882029" w:rsidRDefault="008E5EC5" w14:paraId="04F1A168" w14:textId="0116750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1" w:type="dxa"/>
          </w:tcPr>
          <w:p w:rsidR="008E5EC5" w:rsidP="00882029" w:rsidRDefault="008E5EC5" w14:paraId="44C9B459" w14:textId="77777777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:rsidR="008E5EC5" w:rsidP="00882029" w:rsidRDefault="008E5EC5" w14:paraId="0918A290" w14:textId="77777777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C5DD6" w:rsidTr="00C0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5C5DD6" w:rsidR="005C5DD6" w:rsidP="00882029" w:rsidRDefault="005C5DD6" w14:paraId="60397FC8" w14:textId="77777777">
            <w:pPr>
              <w:rPr>
                <w:b w:val="0"/>
                <w:bCs w:val="0"/>
              </w:rPr>
              <w:spacing w:before="120" w:after="120"/>
              <w:jc w:val="center"/>
            </w:pPr>
          </w:p>
        </w:tc>
        <w:tc>
          <w:tcPr>
            <w:tcW w:w="3260" w:type="dxa"/>
          </w:tcPr>
          <w:p w:rsidR="005C5DD6" w:rsidP="00882029" w:rsidRDefault="005C5DD6" w14:paraId="18E80CF3" w14:textId="33AA6E3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BOX S</w:t>
            </w:r>
            <w:r w:rsidR="00CA6CF1">
              <w:t>P</w:t>
            </w:r>
            <w:r>
              <w:t>RING</w:t>
            </w:r>
          </w:p>
        </w:tc>
        <w:tc>
          <w:tcPr>
            <w:tcW w:w="850" w:type="dxa"/>
          </w:tcPr>
          <w:p w:rsidR="005C5DD6" w:rsidP="00882029" w:rsidRDefault="00564EE5" w14:paraId="19459255" w14:textId="0EF7630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01" w:type="dxa"/>
          </w:tcPr>
          <w:p w:rsidR="005C5DD6" w:rsidP="00882029" w:rsidRDefault="005C5DD6" w14:paraId="1D0B885E" w14:textId="77777777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:rsidR="005C5DD6" w:rsidP="00882029" w:rsidRDefault="005C5DD6" w14:paraId="5E7B4E8C" w14:textId="77777777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5EC5" w:rsidTr="00C0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5C5DD6" w:rsidR="008E5EC5" w:rsidP="00882029" w:rsidRDefault="008E5EC5" w14:paraId="3D28CA6E" w14:textId="77777777">
            <w:pPr>
              <w:rPr>
                <w:b w:val="0"/>
                <w:bCs w:val="0"/>
              </w:rPr>
              <w:spacing w:before="120" w:after="120"/>
              <w:jc w:val="center"/>
            </w:pPr>
          </w:p>
        </w:tc>
        <w:tc>
          <w:tcPr>
            <w:tcW w:w="3260" w:type="dxa"/>
          </w:tcPr>
          <w:p w:rsidR="008E5EC5" w:rsidP="00882029" w:rsidRDefault="008E5EC5" w14:paraId="60EAA764" w14:textId="41564E0A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BED SIDE LAMPS</w:t>
            </w:r>
          </w:p>
        </w:tc>
        <w:tc>
          <w:tcPr>
            <w:tcW w:w="850" w:type="dxa"/>
          </w:tcPr>
          <w:p w:rsidR="008E5EC5" w:rsidP="00882029" w:rsidRDefault="008E5EC5" w14:paraId="25248178" w14:textId="26FCA116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01" w:type="dxa"/>
          </w:tcPr>
          <w:p w:rsidR="008E5EC5" w:rsidP="00882029" w:rsidRDefault="008E5EC5" w14:paraId="04879FC8" w14:textId="77777777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:rsidR="008E5EC5" w:rsidP="00882029" w:rsidRDefault="008E5EC5" w14:paraId="62095E32" w14:textId="77777777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5EC5" w:rsidTr="00C0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5C5DD6" w:rsidR="008E5EC5" w:rsidP="00882029" w:rsidRDefault="008E5EC5" w14:paraId="007D6D49" w14:textId="77777777">
            <w:pPr>
              <w:rPr>
                <w:b w:val="0"/>
                <w:bCs w:val="0"/>
              </w:rPr>
              <w:spacing w:before="120" w:after="120"/>
              <w:jc w:val="center"/>
            </w:pPr>
          </w:p>
        </w:tc>
        <w:tc>
          <w:tcPr>
            <w:tcW w:w="3260" w:type="dxa"/>
          </w:tcPr>
          <w:p w:rsidR="008E5EC5" w:rsidP="00882029" w:rsidRDefault="008E5EC5" w14:paraId="66D62970" w14:textId="588F381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ARTWORK</w:t>
            </w:r>
          </w:p>
        </w:tc>
        <w:tc>
          <w:tcPr>
            <w:tcW w:w="850" w:type="dxa"/>
          </w:tcPr>
          <w:p w:rsidR="008E5EC5" w:rsidP="00882029" w:rsidRDefault="00C57100" w14:paraId="41009610" w14:textId="630D9E8C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1" w:type="dxa"/>
          </w:tcPr>
          <w:p w:rsidR="008E5EC5" w:rsidP="00882029" w:rsidRDefault="008E5EC5" w14:paraId="4E89CA17" w14:textId="77777777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:rsidR="008E5EC5" w:rsidP="00882029" w:rsidRDefault="008E5EC5" w14:paraId="171AABE0" w14:textId="77777777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5EC5" w:rsidTr="00C0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5C5DD6" w:rsidR="008E5EC5" w:rsidP="008E5EC5" w:rsidRDefault="008E5EC5" w14:paraId="57FA891A" w14:textId="77777777">
            <w:pPr>
              <w:rPr>
                <w:b w:val="0"/>
                <w:bCs w:val="0"/>
              </w:rPr>
              <w:spacing w:before="120" w:after="120"/>
              <w:jc w:val="center"/>
            </w:pPr>
          </w:p>
        </w:tc>
        <w:tc>
          <w:tcPr>
            <w:tcW w:w="3260" w:type="dxa"/>
          </w:tcPr>
          <w:p w:rsidR="008E5EC5" w:rsidP="008E5EC5" w:rsidRDefault="008E5EC5" w14:paraId="416A915C" w14:textId="0AE351C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OTTOMAN</w:t>
            </w:r>
          </w:p>
        </w:tc>
        <w:tc>
          <w:tcPr>
            <w:tcW w:w="850" w:type="dxa"/>
          </w:tcPr>
          <w:p w:rsidR="008E5EC5" w:rsidP="008E5EC5" w:rsidRDefault="00C57100" w14:paraId="30574F96" w14:textId="5DC17E0D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1" w:type="dxa"/>
          </w:tcPr>
          <w:p w:rsidR="008E5EC5" w:rsidP="008E5EC5" w:rsidRDefault="008E5EC5" w14:paraId="20950D2E" w14:textId="77777777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:rsidR="008E5EC5" w:rsidP="008E5EC5" w:rsidRDefault="008E5EC5" w14:paraId="11274F77" w14:textId="77777777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5EC5" w:rsidTr="00C0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Pr="005C5DD6" w:rsidR="008E5EC5" w:rsidP="008E5EC5" w:rsidRDefault="008E5EC5" w14:paraId="6F203813" w14:textId="77777777">
            <w:pPr>
              <w:rPr>
                <w:b w:val="0"/>
                <w:bCs w:val="0"/>
              </w:rPr>
              <w:spacing w:before="120" w:after="120"/>
              <w:jc w:val="center"/>
            </w:pPr>
          </w:p>
        </w:tc>
        <w:tc>
          <w:tcPr>
            <w:tcW w:w="3260" w:type="dxa"/>
          </w:tcPr>
          <w:p w:rsidR="008E5EC5" w:rsidP="008E5EC5" w:rsidRDefault="008E5EC5" w14:paraId="42141CE0" w14:textId="4ACDDD3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ENTRANCE DOOR SIGNAGE</w:t>
            </w:r>
          </w:p>
        </w:tc>
        <w:tc>
          <w:tcPr>
            <w:tcW w:w="850" w:type="dxa"/>
          </w:tcPr>
          <w:p w:rsidR="008E5EC5" w:rsidP="008E5EC5" w:rsidRDefault="00C57100" w14:paraId="18A48D7A" w14:textId="6E01FFDC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1" w:type="dxa"/>
          </w:tcPr>
          <w:p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:rsidR="008E5EC5" w:rsidP="008E5EC5" w:rsidRDefault="008E5EC5" w14:paraId="17FA1C46" w14:textId="77777777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5EC5" w:rsidTr="00C0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8E5EC5" w:rsidP="008E5EC5" w:rsidRDefault="008E5EC5" w14:paraId="49806501" w14:textId="77777777">
            <w:pPr>
              <w:spacing w:before="120" w:after="120"/>
              <w:jc w:val="center"/>
            </w:pPr>
          </w:p>
        </w:tc>
        <w:tc>
          <w:tcPr>
            <w:tcW w:w="3260" w:type="dxa"/>
          </w:tcPr>
          <w:p w:rsidR="008E5EC5" w:rsidP="008E5EC5" w:rsidRDefault="008E5EC5" w14:paraId="5DAFA42A" w14:textId="25B2A8EE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BATHROOM SIGNAGE</w:t>
            </w:r>
          </w:p>
        </w:tc>
        <w:tc>
          <w:tcPr>
            <w:tcW w:w="850" w:type="dxa"/>
          </w:tcPr>
          <w:p w:rsidR="008E5EC5" w:rsidP="008E5EC5" w:rsidRDefault="00C57100" w14:paraId="3639C011" w14:textId="6DD70C5B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1" w:type="dxa"/>
          </w:tcPr>
          <w:p w:rsidR="008E5EC5" w:rsidP="008E5EC5" w:rsidRDefault="008E5EC5" w14:paraId="608A19BA" w14:textId="77777777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:rsidR="008E5EC5" w:rsidP="008E5EC5" w:rsidRDefault="008E5EC5" w14:paraId="4AE66523" w14:textId="77777777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5EC5" w:rsidTr="00C0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8E5EC5" w:rsidP="008E5EC5" w:rsidRDefault="008E5EC5" w14:paraId="6C3D83F1" w14:textId="77777777">
            <w:pPr>
              <w:spacing w:before="120" w:after="120"/>
              <w:jc w:val="center"/>
            </w:pPr>
          </w:p>
        </w:tc>
        <w:tc>
          <w:tcPr>
            <w:tcW w:w="3260" w:type="dxa"/>
          </w:tcPr>
          <w:p w:rsidR="008E5EC5" w:rsidP="008E5EC5" w:rsidRDefault="00C57100" w14:paraId="0EFBB86E" w14:textId="04AFA3E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WC REMOTE CONTROL</w:t>
            </w:r>
          </w:p>
        </w:tc>
        <w:tc>
          <w:tcPr>
            <w:tcW w:w="850" w:type="dxa"/>
          </w:tcPr>
          <w:p w:rsidR="008E5EC5" w:rsidP="008E5EC5" w:rsidRDefault="00C57100" w14:paraId="69DEFB72" w14:textId="612F478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1" w:type="dxa"/>
          </w:tcPr>
          <w:p w:rsidR="008E5EC5" w:rsidP="008E5EC5" w:rsidRDefault="008E5EC5" w14:paraId="2A613A0E" w14:textId="77777777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:rsidR="008E5EC5" w:rsidP="008E5EC5" w:rsidRDefault="008E5EC5" w14:paraId="64AF47C1" w14:textId="77777777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7100" w:rsidTr="00C0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C57100" w:rsidP="008E5EC5" w:rsidRDefault="00C57100" w14:paraId="263BCFF9" w14:textId="77777777">
            <w:pPr>
              <w:spacing w:before="120" w:after="120"/>
              <w:jc w:val="center"/>
            </w:pPr>
          </w:p>
        </w:tc>
        <w:tc>
          <w:tcPr>
            <w:tcW w:w="3260" w:type="dxa"/>
          </w:tcPr>
          <w:p w:rsidR="009E0DD3" w:rsidP="008E5EC5" w:rsidRDefault="009E0DD3" w14:paraId="5FA65760" w14:textId="0D1C275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TELEPHONE</w:t>
            </w:r>
          </w:p>
        </w:tc>
        <w:tc>
          <w:tcPr>
            <w:tcW w:w="850" w:type="dxa"/>
          </w:tcPr>
          <w:p w:rsidR="00C57100" w:rsidP="008E5EC5" w:rsidRDefault="009E0DD3" w14:paraId="0B72E880" w14:textId="6C510D9B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1" w:type="dxa"/>
          </w:tcPr>
          <w:p w:rsidR="00C57100" w:rsidP="008E5EC5" w:rsidRDefault="00C57100" w14:paraId="524E3C2F" w14:textId="77777777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:rsidR="00C57100" w:rsidP="008E5EC5" w:rsidRDefault="00C57100" w14:paraId="1E67AE11" w14:textId="77777777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7100" w:rsidTr="00C0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C57100" w:rsidP="008E5EC5" w:rsidRDefault="00C57100" w14:paraId="04BE2E6B" w14:textId="77777777">
            <w:pPr>
              <w:spacing w:before="120" w:after="120"/>
              <w:jc w:val="center"/>
            </w:pPr>
          </w:p>
        </w:tc>
        <w:tc>
          <w:tcPr>
            <w:tcW w:w="3260" w:type="dxa"/>
          </w:tcPr>
          <w:p w:rsidR="00C57100" w:rsidP="008E5EC5" w:rsidRDefault="009E0DD3" w14:paraId="0F0762FD" w14:textId="568FF90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IPAD</w:t>
            </w:r>
          </w:p>
        </w:tc>
        <w:tc>
          <w:tcPr>
            <w:tcW w:w="850" w:type="dxa"/>
          </w:tcPr>
          <w:p w:rsidR="00C57100" w:rsidP="008E5EC5" w:rsidRDefault="009E0DD3" w14:paraId="296D4C84" w14:textId="7C83D683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1" w:type="dxa"/>
          </w:tcPr>
          <w:p w:rsidR="00C57100" w:rsidP="008E5EC5" w:rsidRDefault="00C57100" w14:paraId="611D3E2A" w14:textId="77777777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:rsidR="00C57100" w:rsidP="008E5EC5" w:rsidRDefault="00C57100" w14:paraId="39E6C5C6" w14:textId="77777777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7100" w:rsidTr="00C0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C57100" w:rsidP="008E5EC5" w:rsidRDefault="00C57100" w14:paraId="5B90CA01" w14:textId="77777777">
            <w:pPr>
              <w:spacing w:before="120" w:after="120"/>
              <w:jc w:val="center"/>
            </w:pPr>
          </w:p>
        </w:tc>
        <w:tc>
          <w:tcPr>
            <w:tcW w:w="3260" w:type="dxa"/>
          </w:tcPr>
          <w:p w:rsidR="00C57100" w:rsidP="008E5EC5" w:rsidRDefault="00E023F2" w14:paraId="5CA27DA0" w14:textId="3372E7E5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BED FRAME LEATHER</w:t>
            </w:r>
          </w:p>
        </w:tc>
        <w:tc>
          <w:tcPr>
            <w:tcW w:w="850" w:type="dxa"/>
          </w:tcPr>
          <w:p w:rsidR="00C57100" w:rsidP="008E5EC5" w:rsidRDefault="00E023F2" w14:paraId="60BA473A" w14:textId="5A370133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1" w:type="dxa"/>
          </w:tcPr>
          <w:p w:rsidR="00C57100" w:rsidP="008E5EC5" w:rsidRDefault="00C57100" w14:paraId="654B6FAF" w14:textId="77777777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:rsidR="00C57100" w:rsidP="008E5EC5" w:rsidRDefault="00C57100" w14:paraId="1A0870D5" w14:textId="77777777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7100" w:rsidTr="00C0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C57100" w:rsidP="008E5EC5" w:rsidRDefault="00C57100" w14:paraId="4EAF2095" w14:textId="77777777">
            <w:pPr>
              <w:spacing w:before="120" w:after="120"/>
              <w:jc w:val="center"/>
            </w:pPr>
          </w:p>
        </w:tc>
        <w:tc>
          <w:tcPr>
            <w:tcW w:w="3260" w:type="dxa"/>
          </w:tcPr>
          <w:p w:rsidR="00C57100" w:rsidP="008E5EC5" w:rsidRDefault="00E023F2" w14:paraId="2F81DC35" w14:textId="7D1F244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SHOWER HEAD &amp; HOSES</w:t>
            </w:r>
          </w:p>
        </w:tc>
        <w:tc>
          <w:tcPr>
            <w:tcW w:w="850" w:type="dxa"/>
          </w:tcPr>
          <w:p w:rsidR="00C57100" w:rsidP="008E5EC5" w:rsidRDefault="00E023F2" w14:paraId="23E99C32" w14:textId="2EBF71DD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1" w:type="dxa"/>
          </w:tcPr>
          <w:p w:rsidR="00C57100" w:rsidP="008E5EC5" w:rsidRDefault="00C57100" w14:paraId="5419F3D1" w14:textId="77777777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:rsidR="00C57100" w:rsidP="008E5EC5" w:rsidRDefault="00C57100" w14:paraId="02AB87F9" w14:textId="77777777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5EC5" w:rsidTr="00C0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8E5EC5" w:rsidP="008E5EC5" w:rsidRDefault="001A3355" w14:paraId="76F5C058" w14:textId="1C389205">
            <w:pPr>
              <w:spacing w:before="120" w:after="120"/>
              <w:jc w:val="center"/>
            </w:pPr>
            <w:r>
              <w:t>602</w:t>
            </w:r>
          </w:p>
        </w:tc>
        <w:tc>
          <w:tcPr>
            <w:tcW w:w="3260" w:type="dxa"/>
          </w:tcPr>
          <w:p w:rsidR="008E5EC5" w:rsidP="008E5EC5" w:rsidRDefault="001A3355" w14:paraId="4CE0D618" w14:textId="0EBF10BE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INDOOR DÉCOR PILLOWS</w:t>
            </w:r>
          </w:p>
        </w:tc>
        <w:tc>
          <w:tcPr>
            <w:tcW w:w="850" w:type="dxa"/>
          </w:tcPr>
          <w:p w:rsidR="008E5EC5" w:rsidP="008E5EC5" w:rsidRDefault="00C072C0" w14:paraId="688246BC" w14:textId="42DA8F26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01" w:type="dxa"/>
          </w:tcPr>
          <w:p w:rsidR="008E5EC5" w:rsidP="008E5EC5" w:rsidRDefault="008E5EC5" w14:paraId="68E08957" w14:textId="77777777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:rsidR="008E5EC5" w:rsidP="008E5EC5" w:rsidRDefault="008E5EC5" w14:paraId="1C5A9EA8" w14:textId="77777777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023F2" w:rsidTr="00C0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E023F2" w:rsidP="008E5EC5" w:rsidRDefault="00E023F2" w14:paraId="2B1086C1" w14:textId="1039662B">
            <w:pPr>
              <w:spacing w:before="120" w:after="120"/>
              <w:jc w:val="center"/>
            </w:pPr>
          </w:p>
        </w:tc>
        <w:tc>
          <w:tcPr>
            <w:tcW w:w="3260" w:type="dxa"/>
          </w:tcPr>
          <w:p w:rsidR="00E023F2" w:rsidP="008E5EC5" w:rsidRDefault="00E023F2" w14:paraId="340E5216" w14:textId="0EACA4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E023F2" w:rsidP="008E5EC5" w:rsidRDefault="00E023F2" w14:paraId="246FE3C5" w14:textId="2C5331DD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:rsidR="00E023F2" w:rsidP="008E5EC5" w:rsidRDefault="00E023F2" w14:paraId="7381C4DF" w14:textId="77777777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:rsidR="00E023F2" w:rsidP="008E5EC5" w:rsidRDefault="00E023F2" w14:paraId="546A83B7" w14:textId="77777777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8E5EC5" w:rsidRDefault="008E5EC5" w14:paraId="0BD8B944" w14:textId="77777777"/>
    <w:p w:rsidR="00C57100" w:rsidRDefault="00C57100" w14:paraId="3BF49877" w14:textId="77777777"/>
    <w:p w:rsidR="00C57100" w:rsidRDefault="00C57100" w14:paraId="132A66F0" w14:textId="69D522EB">
      <w:r>
        <w:t xml:space="preserve">VERSION </w:t>
      </w:r>
      <w:r w:rsidR="0017764A">
        <w:t>4</w:t>
      </w:r>
    </w:p>
    <w:sectPr>
      <w:headerReference r:id="rId20" w:type="first"/>
      <w:headerReference r:id="rId10" w:type="default"/>
      <w:pgSz w:w="11906" w:h="16838"/>
      <w:pgMar w:top="426" w:right="900" w:bottom="993" w:left="993" w:header="720" w:footer="720" w:gutter="0"/>
      <w:docGrid w:linePitch="360"/>
    </w:sectPr>
  </w:body>
</w:document>
</file>

<file path=word/comments.xml><?xml version="1.0" encoding="utf-8"?>
<w:comments xmlns:mc="http://schemas.openxmlformats.org/markup-compatibility/2006" xmlns:w="http://schemas.openxmlformats.org/wordprocessingml/2006/main" xmlns:w14="http://schemas.microsoft.com/office/word/2010/wordml" mc:Ignorable="w14">
  <w:comment w:id="0" w:author="Luke Rogers" w:date="2026-06-18T12:13:46Z">
    <w:p w14:paraId="000C5440"/>
  </w:comment>
</w:comments>
</file>

<file path=word/commentsExtended.xml><?xml version="1.0" encoding="utf-8"?>
<w15:commentsEx xmlns:w15="http://schemas.microsoft.com/office/word/2012/wordml">
  <w15:commentEx w15:paraId="000C5440" w15:done="0"/>
</w15:commentsEx>
</file>

<file path=word/fontTable.xml><?xml version="1.0" encoding="utf-8"?>
<w:fonts xmlns:w="http://schemas.openxmlformats.org/wordprocessingml/2006/main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simplePos="0" relativeHeight="100" behindDoc="1" locked="1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57600" cy="810513"/>
          <wp:wrapNone/>
          <wp:docPr id="808000" name="trn_d_stamp"/>
          <a:graphic>
            <a:graphicData uri="http://schemas.openxmlformats.org/drawingml/2006/picture">
              <pic:pic>
                <pic:nvPicPr>
                  <pic:cNvPr id="808000" name="trn_d_sta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8162253">
                    <a:ext cx="3657600" cy="810513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simplePos="0" relativeHeight="100" behindDoc="1" locked="1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57600" cy="810513"/>
          <wp:wrapNone/>
          <wp:docPr id="808001" name="trn_d_stamp"/>
          <a:graphic>
            <a:graphicData uri="http://schemas.openxmlformats.org/drawingml/2006/picture">
              <pic:pic>
                <pic:nvPicPr>
                  <pic:cNvPr id="808001" name="trn_d_sta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8162253">
                    <a:ext cx="3657600" cy="810513"/>
                  </a:xfrm>
                  <a:prstGeom prst="rect"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mc:Ignorable="o v 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C5"/>
    <w:rsid w:val="00053121"/>
    <w:rsid w:val="00084097"/>
    <w:rsid w:val="0017764A"/>
    <w:rsid w:val="001A3355"/>
    <w:rsid w:val="001A7627"/>
    <w:rsid w:val="001B3EAD"/>
    <w:rsid w:val="00335C63"/>
    <w:rsid w:val="0047411D"/>
    <w:rsid w:val="00564EE5"/>
    <w:rsid w:val="005C185E"/>
    <w:rsid w:val="005C5DD6"/>
    <w:rsid w:val="007D2B3F"/>
    <w:rsid w:val="00805866"/>
    <w:rsid w:val="008D1161"/>
    <w:rsid w:val="008E5EC5"/>
    <w:rsid w:val="009209F7"/>
    <w:rsid w:val="009E0DD3"/>
    <w:rsid w:val="00A92BC3"/>
    <w:rsid w:val="00B71470"/>
    <w:rsid w:val="00BD5781"/>
    <w:rsid w:val="00C012E8"/>
    <w:rsid w:val="00C06B72"/>
    <w:rsid w:val="00C072C0"/>
    <w:rsid w:val="00C30165"/>
    <w:rsid w:val="00C57100"/>
    <w:rsid w:val="00CA6CF1"/>
    <w:rsid w:val="00D27BE8"/>
    <w:rsid w:val="00D47586"/>
    <w:rsid w:val="00E023F2"/>
    <w:rsid w:val="00E717E2"/>
    <w:rsid w:val="00E772E1"/>
    <w:rsid w:val="00EA3912"/>
    <w:rsid w:val="00EB049C"/>
    <w:rsid w:val="00EC6109"/>
    <w:rsid w:val="00FF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55A6B"/>
  <w15:chartTrackingRefBased/>
  <w15:docId w15:val="{54F55B58-A8DE-428B-9EA0-A24BA77173CC}"/>
  <w:footnotePr/>
  <w:endnotePr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EC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EC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E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E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E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E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E5EC5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CA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E5EC5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CA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E5EC5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E5EC5"/>
    <w:rPr>
      <w:rFonts w:eastAsiaTheme="majorEastAsia" w:cstheme="majorBidi"/>
      <w:i/>
      <w:iCs/>
      <w:color w:val="0F4761" w:themeColor="accent1" w:themeShade="BF"/>
      <w:lang w:val="en-CA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E5EC5"/>
    <w:rPr>
      <w:rFonts w:eastAsiaTheme="majorEastAsia" w:cstheme="majorBidi"/>
      <w:color w:val="0F4761" w:themeColor="accent1" w:themeShade="BF"/>
      <w:lang w:val="en-CA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E5EC5"/>
    <w:rPr>
      <w:rFonts w:eastAsiaTheme="majorEastAsia" w:cstheme="majorBidi"/>
      <w:i/>
      <w:iCs/>
      <w:color w:val="595959" w:themeColor="text1" w:themeTint="A6"/>
      <w:lang w:val="en-CA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E5EC5"/>
    <w:rPr>
      <w:rFonts w:eastAsiaTheme="majorEastAsia" w:cstheme="majorBidi"/>
      <w:color w:val="595959" w:themeColor="text1" w:themeTint="A6"/>
      <w:lang w:val="en-CA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E5EC5"/>
    <w:rPr>
      <w:rFonts w:eastAsiaTheme="majorEastAsia" w:cstheme="majorBidi"/>
      <w:i/>
      <w:iCs/>
      <w:color w:val="272727" w:themeColor="text1" w:themeTint="D8"/>
      <w:lang w:val="en-CA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E5EC5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8E5EC5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E5EC5"/>
    <w:rPr>
      <w:rFonts w:asciiTheme="majorHAnsi" w:hAnsiTheme="majorHAnsi" w:eastAsiaTheme="majorEastAsia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E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E5EC5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8E5EC5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E5EC5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8E5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EC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E5EC5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8E5E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5EC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">
    <w:name w:val="Grid Table 4"/>
    <w:basedOn w:val="TableNormal"/>
    <w:uiPriority w:val="49"/>
    <w:rsid w:val="008E5EC5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arget="theme/theme1.xml" Type="http://schemas.openxmlformats.org/officeDocument/2006/relationships/theme"/><Relationship Id="rId3" Target="../customXml/item3.xml" Type="http://schemas.openxmlformats.org/officeDocument/2006/relationships/customXml"/><Relationship Id="rId7" Target="fontTable.xml" Type="http://schemas.openxmlformats.org/officeDocument/2006/relationships/fontTable"/><Relationship Id="rId2" Target="../customXml/item2.xml" Type="http://schemas.openxmlformats.org/officeDocument/2006/relationships/customXml"/><Relationship Id="rId1" Target="../customXml/item1.xml" Type="http://schemas.openxmlformats.org/officeDocument/2006/relationships/customXml"/><Relationship Id="rId6" Target="webSettings.xml" Type="http://schemas.openxmlformats.org/officeDocument/2006/relationships/webSettings"/><Relationship Id="rId5" Target="settings.xml" Type="http://schemas.openxmlformats.org/officeDocument/2006/relationships/settings"/><Relationship Id="rId4" Target="styles.xml" Type="http://schemas.openxmlformats.org/officeDocument/2006/relationships/styles"/><Relationship Id="rId10" Target="/word/header2.xml" Type="http://schemas.openxmlformats.org/officeDocument/2006/relationships/header"/><Relationship Id="rId18" Target="/word/comments.xml" Type="http://schemas.openxmlformats.org/officeDocument/2006/relationships/comments"/><Relationship Id="rId19" Target="/word/commentsExtended.xml" Type="http://schemas.microsoft.com/office/2011/relationships/commentsExtended"/><Relationship Id="rId20" Target="/word/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/word/media/image1.png" Type="http://schemas.openxmlformats.org/officeDocument/2006/relationships/image"/></Relationships>
</file>

<file path=word/_rels/header2.xml.rels><?xml version="1.0" encoding="UTF-8" standalone="yes"?><Relationships xmlns="http://schemas.openxmlformats.org/package/2006/relationships"><Relationship Id="rId1" Target="/word/media/image2.png" Type="http://schemas.openxmlformats.org/officeDocument/2006/relationships/image"/></Relationships>
</file>

<file path=word/theme/theme1.xml><?xml version="1.0" encoding="utf-8"?>
<a:theme xmlns:mc="http://schemas.openxmlformats.org/markup-compatibility/2006" xmlns:a="http://schemas.openxmlformats.org/drawingml/2006/main" xmlns:thm15="http://schemas.microsoft.com/office/thememl/2012/main" name="Office Theme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854ed2-80da-44cb-9db3-44986978e294" xsi:nil="true"/>
    <Schedule_x0020_Interview xmlns="2d553b67-826b-4f44-973d-ec2004b79d1b">Yes</Schedule_x0020_Interview>
    <TypeofExperience xmlns="2d553b67-826b-4f44-973d-ec2004b79d1b" xsi:nil="true"/>
    <lcf76f155ced4ddcb4097134ff3c332f xmlns="2d553b67-826b-4f44-973d-ec2004b79d1b">
      <Terms xmlns="http://schemas.microsoft.com/office/infopath/2007/PartnerControls"/>
    </lcf76f155ced4ddcb4097134ff3c332f>
    <InDepthReview xmlns="2d553b67-826b-4f44-973d-ec2004b79d1b" xsi:nil="true"/>
    <Notes xmlns="2d553b67-826b-4f44-973d-ec2004b79d1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AC32AE4791E84289E2D34A3405A6A2" ma:contentTypeVersion="22" ma:contentTypeDescription="Create a new document." ma:contentTypeScope="" ma:versionID="71b13e204b6583acee1aab3be5d0f847">
  <xsd:schema xmlns:xsd="http://www.w3.org/2001/XMLSchema" xmlns:xs="http://www.w3.org/2001/XMLSchema" xmlns:p="http://schemas.microsoft.com/office/2006/metadata/properties" xmlns:ns2="2d553b67-826b-4f44-973d-ec2004b79d1b" xmlns:ns3="eb854ed2-80da-44cb-9db3-44986978e294" targetNamespace="http://schemas.microsoft.com/office/2006/metadata/properties" ma:root="true" ma:fieldsID="6a4c037314c8ae061439153442a3a09a" ns2:_="" ns3:_="">
    <xsd:import namespace="2d553b67-826b-4f44-973d-ec2004b79d1b"/>
    <xsd:import namespace="eb854ed2-80da-44cb-9db3-44986978e2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Notes" minOccurs="0"/>
                <xsd:element ref="ns2:InDepthReview" minOccurs="0"/>
                <xsd:element ref="ns2:TypeofExperience" minOccurs="0"/>
                <xsd:element ref="ns2:Schedule_x0020_Intervie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553b67-826b-4f44-973d-ec2004b79d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551102f-68c6-44b3-9d27-3cc8d383c5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tes" ma:index="26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InDepthReview" ma:index="27" nillable="true" ma:displayName="In Depth Review" ma:format="Dropdown" ma:internalName="InDepthReview">
      <xsd:simpleType>
        <xsd:restriction base="dms:Choice">
          <xsd:enumeration value="Approved"/>
          <xsd:enumeration value="Not Approved"/>
          <xsd:enumeration value="Back End Only"/>
        </xsd:restriction>
      </xsd:simpleType>
    </xsd:element>
    <xsd:element name="TypeofExperience" ma:index="28" nillable="true" ma:displayName="Type of Experience" ma:format="Dropdown" ma:internalName="TypeofExperience">
      <xsd:simpleType>
        <xsd:restriction base="dms:Choice">
          <xsd:enumeration value="Elevated Highlights"/>
          <xsd:enumeration value="Not Your Average Tour"/>
          <xsd:enumeration value="Once in a Lifetime"/>
        </xsd:restriction>
      </xsd:simpleType>
    </xsd:element>
    <xsd:element name="Schedule_x0020_Interview" ma:index="29" nillable="true" ma:displayName="Schedule Interview" ma:default="Yes" ma:format="Dropdown" ma:internalName="Schedule_x0020_Interview">
      <xsd:simpleType>
        <xsd:restriction base="dms:Choice">
          <xsd:enumeration value="Yes"/>
          <xsd:enumeration value="No"/>
          <xsd:enumeration value="Mayb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54ed2-80da-44cb-9db3-44986978e2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449ddda-a45b-4be2-922e-24536666aa64}" ma:internalName="TaxCatchAll" ma:showField="CatchAllData" ma:web="eb854ed2-80da-44cb-9db3-44986978e2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56F879-D872-4A10-AB99-773DCEDA59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6E3F06-5C06-4024-AA6F-838CB76A55BE}">
  <ds:schemaRefs>
    <ds:schemaRef ds:uri="http://schemas.microsoft.com/office/2006/metadata/properties"/>
    <ds:schemaRef ds:uri="http://schemas.microsoft.com/office/infopath/2007/PartnerControls"/>
    <ds:schemaRef ds:uri="eb854ed2-80da-44cb-9db3-44986978e294"/>
    <ds:schemaRef ds:uri="2d553b67-826b-4f44-973d-ec2004b79d1b"/>
  </ds:schemaRefs>
</ds:datastoreItem>
</file>

<file path=customXml/itemProps3.xml><?xml version="1.0" encoding="utf-8"?>
<ds:datastoreItem xmlns:ds="http://schemas.openxmlformats.org/officeDocument/2006/customXml" ds:itemID="{D88D9611-BACC-4953-90B5-CDAD05552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553b67-826b-4f44-973d-ec2004b79d1b"/>
    <ds:schemaRef ds:uri="eb854ed2-80da-44cb-9db3-44986978e2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p:Properties xmlns:app="http://schemas.openxmlformats.org/officeDocument/2006/extended-properties" xmlns:vt="http://schemas.openxmlformats.org/officeDocument/2006/docPropsVTypes">
  <app:Template>Normal</app:Template>
  <app:TotalTime>781</app:TotalTime>
  <app:Pages>1</app:Pages>
  <app:Words>75</app:Words>
  <app:Characters>433</app:Characters>
  <app:Application>Apryse DOCX Editor</app:Application>
  <app:DocSecurity>0</app:DocSecurity>
  <app:Lines>3</app:Lines>
  <app:Paragraphs>1</app:Paragraphs>
  <app:ScaleCrop>false</app:ScaleCrop>
  <app:HeadingPairs>
    <vt:vector size="2" baseType="variant">
      <vt:variant>
        <vt:lpstr>Title</vt:lpstr>
      </vt:variant>
      <vt:variant>
        <vt:i4>1</vt:i4>
      </vt:variant>
    </vt:vector>
  </app:HeadingPairs>
  <app:TitlesOfParts>
    <vt:vector size="1" baseType="lpstr">
      <vt:lpstr/>
    </vt:vector>
  </app:TitlesOfParts>
  <app:Company/>
  <app:LinksUpToDate>false</app:LinksUpToDate>
  <app:CharactersWithSpaces>507</app:CharactersWithSpaces>
  <app:SharedDoc>false</app:SharedDoc>
  <app:HyperlinksChanged>false</app:HyperlinksChanged>
  <app:AppVersion>16.0000</app:AppVersion>
</ap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Luc Martin</dc:creator>
  <cp:keywords/>
  <dc:description/>
  <cp:lastModifiedBy>Luc Martin</cp:lastModifiedBy>
  <cp:revision>17</cp:revision>
  <cp:lastPrinted>2026-01-14T06:06:00Z</cp:lastPrinted>
  <dcterms:created xsi:type="dcterms:W3CDTF">2026-01-11T06:58:00Z</dcterms:created>
  <dcterms:modified xsi:type="dcterms:W3CDTF">2026-01-18T10:12:00Z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0x010100D2AC32AE4791E84289E2D34A3405A6A2</vt:lpwstr>
  </property>
  <property fmtid="{D5CDD505-2E9C-101B-9397-08002B2CF9AE}" pid="3" name="MediaServiceImageTags">
    <vt:lpwstr/>
  </property>
</Properties>
</file>